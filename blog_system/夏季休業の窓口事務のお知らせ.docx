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6D39" w:rsidRDefault="001B6D39" w:rsidP="001B6D39">
      <w:r>
        <w:rPr>
          <w:rFonts w:hint="eastAsia"/>
        </w:rPr>
        <w:t>タイトル「夏季休業に伴う窓口事務の取扱いについてお知らせ」</w:t>
      </w:r>
    </w:p>
    <w:p w:rsidR="001B6D39" w:rsidRDefault="001B6D39" w:rsidP="001B6D39"/>
    <w:p w:rsidR="00913D8F" w:rsidRDefault="001B6D39" w:rsidP="001B6D39">
      <w:pPr>
        <w:rPr>
          <w:ins w:id="0" w:author="西元　保治" w:date="2025-07-29T11:09:00Z"/>
        </w:rPr>
      </w:pPr>
      <w:bookmarkStart w:id="1" w:name="_GoBack"/>
      <w:r w:rsidRPr="006348D5">
        <w:t>8月</w:t>
      </w:r>
      <w:del w:id="2" w:author="西元　保治" w:date="2025-07-29T11:01:00Z">
        <w:r w:rsidRPr="006348D5" w:rsidDel="00A60023">
          <w:rPr>
            <w:rFonts w:hint="eastAsia"/>
          </w:rPr>
          <w:delText>3</w:delText>
        </w:r>
      </w:del>
      <w:ins w:id="3" w:author="西元　保治" w:date="2025-07-29T11:01:00Z">
        <w:r w:rsidR="00A60023">
          <w:rPr>
            <w:rFonts w:hint="eastAsia"/>
          </w:rPr>
          <w:t>１</w:t>
        </w:r>
      </w:ins>
      <w:r w:rsidRPr="006348D5">
        <w:t>日</w:t>
      </w:r>
      <w:r>
        <w:rPr>
          <w:rFonts w:hint="eastAsia"/>
        </w:rPr>
        <w:t>（</w:t>
      </w:r>
      <w:ins w:id="4" w:author="西元　保治" w:date="2025-07-29T11:01:00Z">
        <w:r w:rsidR="00A60023">
          <w:rPr>
            <w:rFonts w:hint="eastAsia"/>
          </w:rPr>
          <w:t>金</w:t>
        </w:r>
      </w:ins>
      <w:del w:id="5" w:author="西元　保治" w:date="2025-07-29T11:01:00Z">
        <w:r w:rsidDel="00A60023">
          <w:rPr>
            <w:rFonts w:hint="eastAsia"/>
          </w:rPr>
          <w:delText>土</w:delText>
        </w:r>
      </w:del>
      <w:r>
        <w:rPr>
          <w:rFonts w:hint="eastAsia"/>
        </w:rPr>
        <w:t>）から</w:t>
      </w:r>
      <w:r w:rsidRPr="006348D5">
        <w:t>9月1</w:t>
      </w:r>
      <w:ins w:id="6" w:author="西元　保治" w:date="2025-07-29T11:01:00Z">
        <w:r w:rsidR="00A60023">
          <w:rPr>
            <w:rFonts w:hint="eastAsia"/>
          </w:rPr>
          <w:t>4</w:t>
        </w:r>
      </w:ins>
      <w:del w:id="7" w:author="西元　保治" w:date="2025-07-29T11:01:00Z">
        <w:r w:rsidRPr="006348D5" w:rsidDel="00A60023">
          <w:delText>5</w:delText>
        </w:r>
      </w:del>
      <w:r w:rsidRPr="006348D5">
        <w:t>日</w:t>
      </w:r>
      <w:r>
        <w:rPr>
          <w:rFonts w:hint="eastAsia"/>
        </w:rPr>
        <w:t>（日）</w:t>
      </w:r>
      <w:r w:rsidRPr="006348D5">
        <w:t>まで</w:t>
      </w:r>
      <w:r w:rsidRPr="006348D5">
        <w:rPr>
          <w:rFonts w:hint="eastAsia"/>
        </w:rPr>
        <w:t>は</w:t>
      </w:r>
      <w:r w:rsidRPr="006348D5">
        <w:t>夏季</w:t>
      </w:r>
      <w:r w:rsidRPr="006348D5">
        <w:rPr>
          <w:rFonts w:hint="eastAsia"/>
        </w:rPr>
        <w:t>休暇</w:t>
      </w:r>
      <w:r w:rsidRPr="006348D5">
        <w:t>期間となります</w:t>
      </w:r>
      <w:r>
        <w:rPr>
          <w:rFonts w:hint="eastAsia"/>
        </w:rPr>
        <w:t>。</w:t>
      </w:r>
      <w:ins w:id="8" w:author="西元　保治" w:date="2025-07-29T11:07:00Z">
        <w:r w:rsidR="00913D8F">
          <w:rPr>
            <w:rFonts w:hint="eastAsia"/>
          </w:rPr>
          <w:t>（夏季集中講義受講生は除く）</w:t>
        </w:r>
      </w:ins>
      <w:r w:rsidRPr="006348D5">
        <w:br/>
      </w:r>
      <w:del w:id="9" w:author="西元　保治" w:date="2025-07-29T11:08:00Z">
        <w:r w:rsidRPr="006348D5" w:rsidDel="00913D8F">
          <w:delText>（昼間部後期授業開始は</w:delText>
        </w:r>
        <w:r w:rsidDel="00913D8F">
          <w:rPr>
            <w:rFonts w:hint="eastAsia"/>
          </w:rPr>
          <w:delText>9月</w:delText>
        </w:r>
        <w:r w:rsidRPr="006348D5" w:rsidDel="00913D8F">
          <w:rPr>
            <w:rFonts w:hint="eastAsia"/>
          </w:rPr>
          <w:delText>1</w:delText>
        </w:r>
      </w:del>
      <w:del w:id="10" w:author="西元　保治" w:date="2025-07-29T11:02:00Z">
        <w:r w:rsidRPr="006348D5" w:rsidDel="00A60023">
          <w:rPr>
            <w:rFonts w:hint="eastAsia"/>
          </w:rPr>
          <w:delText>6</w:delText>
        </w:r>
      </w:del>
      <w:del w:id="11" w:author="西元　保治" w:date="2025-07-29T11:08:00Z">
        <w:r w:rsidDel="00913D8F">
          <w:rPr>
            <w:rFonts w:hint="eastAsia"/>
          </w:rPr>
          <w:delText>日（月）</w:delText>
        </w:r>
        <w:r w:rsidRPr="006348D5" w:rsidDel="00913D8F">
          <w:delText>から）</w:delText>
        </w:r>
      </w:del>
      <w:del w:id="12" w:author="野梨子 梅崎" w:date="2024-07-18T10:42:00Z">
        <w:r w:rsidRPr="006348D5" w:rsidDel="00706BC0">
          <w:br/>
        </w:r>
        <w:r w:rsidRPr="006348D5" w:rsidDel="00706BC0">
          <w:br/>
        </w:r>
      </w:del>
      <w:r w:rsidRPr="006348D5">
        <w:t>この期間の窓口事務の取り扱いについて</w:t>
      </w:r>
      <w:ins w:id="13" w:author="智美 永吉" w:date="2025-07-30T09:33:00Z">
        <w:r w:rsidR="001B5951">
          <w:rPr>
            <w:rFonts w:hint="eastAsia"/>
          </w:rPr>
          <w:t>、</w:t>
        </w:r>
      </w:ins>
      <w:r w:rsidRPr="006348D5">
        <w:t>お知らせします。</w:t>
      </w:r>
    </w:p>
    <w:p w:rsidR="00913D8F" w:rsidRPr="00913D8F" w:rsidRDefault="00913D8F" w:rsidP="001B6D39">
      <w:pPr>
        <w:rPr>
          <w:ins w:id="14" w:author="野梨子 梅崎" w:date="2024-07-18T10:44:00Z"/>
        </w:rPr>
      </w:pPr>
      <w:ins w:id="15" w:author="西元　保治" w:date="2025-07-29T11:08:00Z">
        <w:r w:rsidRPr="006348D5">
          <w:t>（昼間部後期授業開始は</w:t>
        </w:r>
        <w:r>
          <w:rPr>
            <w:rFonts w:hint="eastAsia"/>
          </w:rPr>
          <w:t>9月</w:t>
        </w:r>
        <w:r w:rsidRPr="006348D5">
          <w:rPr>
            <w:rFonts w:hint="eastAsia"/>
          </w:rPr>
          <w:t>1</w:t>
        </w:r>
        <w:r>
          <w:rPr>
            <w:rFonts w:hint="eastAsia"/>
          </w:rPr>
          <w:t>５日（月）</w:t>
        </w:r>
        <w:r w:rsidRPr="006348D5">
          <w:t>から</w:t>
        </w:r>
        <w:r>
          <w:rPr>
            <w:rFonts w:hint="eastAsia"/>
          </w:rPr>
          <w:t>です</w:t>
        </w:r>
        <w:r w:rsidRPr="006348D5">
          <w:t>）</w:t>
        </w:r>
      </w:ins>
    </w:p>
    <w:p w:rsidR="00706BC0" w:rsidRDefault="00706BC0" w:rsidP="001B6D39">
      <w:pPr>
        <w:rPr>
          <w:ins w:id="16" w:author="野梨子 梅崎" w:date="2024-07-18T10:44:00Z"/>
        </w:rPr>
      </w:pPr>
    </w:p>
    <w:p w:rsidR="00706BC0" w:rsidRPr="00913D8F" w:rsidRDefault="00706BC0" w:rsidP="001B6D39">
      <w:pPr>
        <w:rPr>
          <w:ins w:id="17" w:author="野梨子 梅崎" w:date="2024-07-18T10:45:00Z"/>
          <w:color w:val="FF0000"/>
          <w:rPrChange w:id="18" w:author="西元　保治" w:date="2025-07-29T11:05:00Z">
            <w:rPr>
              <w:ins w:id="19" w:author="野梨子 梅崎" w:date="2024-07-18T10:45:00Z"/>
            </w:rPr>
          </w:rPrChange>
        </w:rPr>
      </w:pPr>
      <w:ins w:id="20" w:author="野梨子 梅崎" w:date="2024-07-18T10:52:00Z">
        <w:r w:rsidRPr="00913D8F">
          <w:rPr>
            <w:rFonts w:hint="eastAsia"/>
            <w:color w:val="FF0000"/>
            <w:rPrChange w:id="21" w:author="西元　保治" w:date="2025-07-29T11:05:00Z">
              <w:rPr>
                <w:rFonts w:hint="eastAsia"/>
              </w:rPr>
            </w:rPrChange>
          </w:rPr>
          <w:t>【</w:t>
        </w:r>
      </w:ins>
      <w:ins w:id="22" w:author="野梨子 梅崎" w:date="2024-07-18T10:44:00Z">
        <w:r w:rsidRPr="00913D8F">
          <w:rPr>
            <w:rFonts w:hint="eastAsia"/>
            <w:color w:val="FF0000"/>
            <w:rPrChange w:id="23" w:author="西元　保治" w:date="2025-07-29T11:05:00Z">
              <w:rPr>
                <w:rFonts w:hint="eastAsia"/>
              </w:rPr>
            </w:rPrChange>
          </w:rPr>
          <w:t>休業日</w:t>
        </w:r>
      </w:ins>
      <w:ins w:id="24" w:author="野梨子 梅崎" w:date="2024-07-18T10:52:00Z">
        <w:r w:rsidRPr="00913D8F">
          <w:rPr>
            <w:rFonts w:hint="eastAsia"/>
            <w:color w:val="FF0000"/>
            <w:rPrChange w:id="25" w:author="西元　保治" w:date="2025-07-29T11:05:00Z">
              <w:rPr>
                <w:rFonts w:hint="eastAsia"/>
              </w:rPr>
            </w:rPrChange>
          </w:rPr>
          <w:t>】</w:t>
        </w:r>
      </w:ins>
    </w:p>
    <w:p w:rsidR="00706BC0" w:rsidRDefault="00706BC0" w:rsidP="001B6D39">
      <w:pPr>
        <w:rPr>
          <w:ins w:id="26" w:author="野梨子 梅崎" w:date="2024-07-18T10:45:00Z"/>
          <w:color w:val="FF0000"/>
        </w:rPr>
      </w:pPr>
      <w:ins w:id="27" w:author="野梨子 梅崎" w:date="2024-07-18T10:45:00Z">
        <w:r w:rsidRPr="00913D8F">
          <w:rPr>
            <w:rFonts w:hint="eastAsia"/>
            <w:color w:val="FF0000"/>
            <w:rPrChange w:id="28" w:author="西元　保治" w:date="2025-07-29T11:05:00Z">
              <w:rPr>
                <w:rFonts w:hint="eastAsia"/>
              </w:rPr>
            </w:rPrChange>
          </w:rPr>
          <w:t>・</w:t>
        </w:r>
        <w:r w:rsidRPr="006348D5">
          <w:rPr>
            <w:color w:val="FF0000"/>
          </w:rPr>
          <w:t>８月</w:t>
        </w:r>
        <w:del w:id="29" w:author="西元　保治" w:date="2025-07-29T11:02:00Z">
          <w:r w:rsidRPr="006348D5" w:rsidDel="00A60023">
            <w:rPr>
              <w:rFonts w:hint="eastAsia"/>
              <w:color w:val="FF0000"/>
            </w:rPr>
            <w:delText>１0</w:delText>
          </w:r>
        </w:del>
      </w:ins>
      <w:ins w:id="30" w:author="西元　保治" w:date="2025-07-29T11:02:00Z">
        <w:r w:rsidR="00A60023">
          <w:rPr>
            <w:rFonts w:hint="eastAsia"/>
            <w:color w:val="FF0000"/>
          </w:rPr>
          <w:t>９</w:t>
        </w:r>
      </w:ins>
      <w:ins w:id="31" w:author="野梨子 梅崎" w:date="2024-07-18T10:45:00Z">
        <w:r w:rsidRPr="006348D5">
          <w:rPr>
            <w:color w:val="FF0000"/>
          </w:rPr>
          <w:t>日(</w:t>
        </w:r>
        <w:r w:rsidRPr="006348D5">
          <w:rPr>
            <w:rFonts w:hint="eastAsia"/>
            <w:color w:val="FF0000"/>
          </w:rPr>
          <w:t>土</w:t>
        </w:r>
        <w:r w:rsidRPr="006348D5">
          <w:rPr>
            <w:color w:val="FF0000"/>
          </w:rPr>
          <w:t>)から８月２</w:t>
        </w:r>
      </w:ins>
      <w:ins w:id="32" w:author="西元　保治" w:date="2025-07-29T11:02:00Z">
        <w:r w:rsidR="00A60023">
          <w:rPr>
            <w:rFonts w:hint="eastAsia"/>
            <w:color w:val="FF0000"/>
          </w:rPr>
          <w:t>0</w:t>
        </w:r>
      </w:ins>
      <w:ins w:id="33" w:author="野梨子 梅崎" w:date="2024-07-18T10:45:00Z">
        <w:del w:id="34" w:author="西元　保治" w:date="2025-07-29T11:02:00Z">
          <w:r w:rsidRPr="006348D5" w:rsidDel="00A60023">
            <w:rPr>
              <w:color w:val="FF0000"/>
            </w:rPr>
            <w:delText>１</w:delText>
          </w:r>
        </w:del>
        <w:r w:rsidRPr="006348D5">
          <w:rPr>
            <w:color w:val="FF0000"/>
          </w:rPr>
          <w:t>日(</w:t>
        </w:r>
        <w:r w:rsidRPr="006348D5">
          <w:rPr>
            <w:rFonts w:hint="eastAsia"/>
            <w:color w:val="FF0000"/>
          </w:rPr>
          <w:t>水</w:t>
        </w:r>
        <w:r w:rsidRPr="006348D5">
          <w:rPr>
            <w:color w:val="FF0000"/>
          </w:rPr>
          <w:t>)</w:t>
        </w:r>
      </w:ins>
    </w:p>
    <w:p w:rsidR="00706BC0" w:rsidRDefault="00706BC0" w:rsidP="001B6D39">
      <w:pPr>
        <w:rPr>
          <w:ins w:id="35" w:author="野梨子 梅崎" w:date="2024-07-18T10:42:00Z"/>
        </w:rPr>
      </w:pPr>
      <w:ins w:id="36" w:author="野梨子 梅崎" w:date="2024-07-18T10:45:00Z">
        <w:r>
          <w:rPr>
            <w:rFonts w:hint="eastAsia"/>
            <w:color w:val="FF0000"/>
          </w:rPr>
          <w:t>・</w:t>
        </w:r>
      </w:ins>
      <w:ins w:id="37" w:author="野梨子 梅崎" w:date="2024-07-18T10:48:00Z">
        <w:r>
          <w:rPr>
            <w:rFonts w:hint="eastAsia"/>
            <w:color w:val="FF0000"/>
          </w:rPr>
          <w:t>土曜日、日曜日、祝日（</w:t>
        </w:r>
      </w:ins>
      <w:ins w:id="38" w:author="野梨子 梅崎" w:date="2024-07-18T10:51:00Z">
        <w:r>
          <w:rPr>
            <w:rFonts w:hint="eastAsia"/>
            <w:color w:val="FF0000"/>
          </w:rPr>
          <w:t>夏季休暇期間外含む）</w:t>
        </w:r>
      </w:ins>
    </w:p>
    <w:p w:rsidR="00706BC0" w:rsidRDefault="00706BC0" w:rsidP="001B6D39">
      <w:pPr>
        <w:rPr>
          <w:ins w:id="39" w:author="野梨子 梅崎" w:date="2024-07-18T10:52:00Z"/>
        </w:rPr>
      </w:pPr>
    </w:p>
    <w:p w:rsidR="00706BC0" w:rsidRPr="006348D5" w:rsidRDefault="00706BC0" w:rsidP="001B6D39">
      <w:ins w:id="40" w:author="野梨子 梅崎" w:date="2024-07-18T10:52:00Z">
        <w:r>
          <w:rPr>
            <w:rFonts w:hint="eastAsia"/>
          </w:rPr>
          <w:t>※上記【休業日】以外の平日は、</w:t>
        </w:r>
      </w:ins>
      <w:ins w:id="41" w:author="野梨子 梅崎" w:date="2024-07-18T10:53:00Z">
        <w:r>
          <w:t>通常通り８：５０</w:t>
        </w:r>
        <w:r>
          <w:rPr>
            <w:rFonts w:hint="eastAsia"/>
          </w:rPr>
          <w:t>～</w:t>
        </w:r>
        <w:r w:rsidRPr="006348D5">
          <w:t>１６：５０に窓口事務を行っています。</w:t>
        </w:r>
      </w:ins>
    </w:p>
    <w:p w:rsidR="00706BC0" w:rsidRDefault="00706BC0" w:rsidP="001B6D39">
      <w:pPr>
        <w:rPr>
          <w:ins w:id="42" w:author="野梨子 梅崎" w:date="2024-07-18T10:53:00Z"/>
        </w:rPr>
      </w:pPr>
    </w:p>
    <w:p w:rsidR="00706BC0" w:rsidRDefault="00706BC0" w:rsidP="001B6D39">
      <w:pPr>
        <w:rPr>
          <w:ins w:id="43" w:author="野梨子 梅崎" w:date="2024-07-18T10:53:00Z"/>
        </w:rPr>
      </w:pPr>
    </w:p>
    <w:p w:rsidR="001B6D39" w:rsidRPr="006348D5" w:rsidDel="00A60023" w:rsidRDefault="001B6D39" w:rsidP="001B6D39">
      <w:pPr>
        <w:rPr>
          <w:del w:id="44" w:author="西元　保治" w:date="2025-07-29T11:03:00Z"/>
        </w:rPr>
      </w:pPr>
      <w:del w:id="45" w:author="野梨子 梅崎" w:date="2024-07-18T10:53:00Z">
        <w:r w:rsidRPr="006348D5" w:rsidDel="00706BC0">
          <w:delText>夏季休暇期間中も含め</w:delText>
        </w:r>
        <w:r w:rsidRPr="006348D5" w:rsidDel="00706BC0">
          <w:rPr>
            <w:color w:val="FF0000"/>
          </w:rPr>
          <w:delText>土曜日・日曜日・祝日</w:delText>
        </w:r>
        <w:r w:rsidRPr="006348D5" w:rsidDel="00706BC0">
          <w:delText>の窓口事務業務は休業です。</w:delText>
        </w:r>
      </w:del>
    </w:p>
    <w:p w:rsidR="001B6D39" w:rsidRPr="006348D5" w:rsidDel="00A60023" w:rsidRDefault="001B6D39" w:rsidP="001B6D39">
      <w:pPr>
        <w:rPr>
          <w:del w:id="46" w:author="西元　保治" w:date="2025-07-29T11:03:00Z"/>
        </w:rPr>
      </w:pPr>
    </w:p>
    <w:p w:rsidR="001B6D39" w:rsidRPr="006348D5" w:rsidDel="00A60023" w:rsidRDefault="001B6D39" w:rsidP="001B6D39">
      <w:pPr>
        <w:rPr>
          <w:del w:id="47" w:author="西元　保治" w:date="2025-07-29T11:03:00Z"/>
        </w:rPr>
      </w:pPr>
      <w:del w:id="48" w:author="西元　保治" w:date="2025-07-29T11:03:00Z">
        <w:r w:rsidRPr="006348D5" w:rsidDel="00A60023">
          <w:delText xml:space="preserve">　</w:delText>
        </w:r>
      </w:del>
      <w:del w:id="49" w:author="野梨子 梅崎" w:date="2024-07-18T10:43:00Z">
        <w:r w:rsidRPr="006348D5" w:rsidDel="00706BC0">
          <w:delText>また、</w:delText>
        </w:r>
      </w:del>
      <w:del w:id="50" w:author="野梨子 梅崎" w:date="2024-07-18T10:53:00Z">
        <w:r w:rsidRPr="006348D5" w:rsidDel="00706BC0">
          <w:delText>お盆前後の窓口事務休業日は次のとおりです。</w:delText>
        </w:r>
        <w:r w:rsidRPr="006348D5" w:rsidDel="00706BC0">
          <w:br/>
          <w:delText xml:space="preserve">　</w:delText>
        </w:r>
        <w:r w:rsidRPr="006348D5" w:rsidDel="00706BC0">
          <w:rPr>
            <w:color w:val="FF0000"/>
          </w:rPr>
          <w:delText>８月１</w:delText>
        </w:r>
        <w:r w:rsidRPr="006348D5" w:rsidDel="00706BC0">
          <w:rPr>
            <w:rFonts w:hint="eastAsia"/>
            <w:color w:val="FF0000"/>
          </w:rPr>
          <w:delText>0</w:delText>
        </w:r>
        <w:r w:rsidRPr="006348D5" w:rsidDel="00706BC0">
          <w:rPr>
            <w:color w:val="FF0000"/>
          </w:rPr>
          <w:delText>日(</w:delText>
        </w:r>
        <w:r w:rsidRPr="006348D5" w:rsidDel="00706BC0">
          <w:rPr>
            <w:rFonts w:hint="eastAsia"/>
            <w:color w:val="FF0000"/>
          </w:rPr>
          <w:delText>土</w:delText>
        </w:r>
        <w:r w:rsidRPr="006348D5" w:rsidDel="00706BC0">
          <w:rPr>
            <w:color w:val="FF0000"/>
          </w:rPr>
          <w:delText>)から８月２１日(</w:delText>
        </w:r>
        <w:r w:rsidRPr="006348D5" w:rsidDel="00706BC0">
          <w:rPr>
            <w:rFonts w:hint="eastAsia"/>
            <w:color w:val="FF0000"/>
          </w:rPr>
          <w:delText>水</w:delText>
        </w:r>
        <w:r w:rsidRPr="006348D5" w:rsidDel="00706BC0">
          <w:rPr>
            <w:color w:val="FF0000"/>
          </w:rPr>
          <w:delText>)</w:delText>
        </w:r>
        <w:r w:rsidRPr="006348D5" w:rsidDel="00706BC0">
          <w:br/>
        </w:r>
      </w:del>
      <w:del w:id="51" w:author="西元　保治" w:date="2025-07-29T11:03:00Z">
        <w:r w:rsidRPr="006348D5" w:rsidDel="00A60023">
          <w:delText xml:space="preserve">　　　</w:delText>
        </w:r>
        <w:r w:rsidRPr="006348D5" w:rsidDel="00A60023">
          <w:br/>
        </w:r>
      </w:del>
      <w:del w:id="52" w:author="野梨子 梅崎" w:date="2024-07-18T10:43:00Z">
        <w:r w:rsidRPr="006348D5" w:rsidDel="00706BC0">
          <w:delText>上記休業日は窓口事務を取り扱いません。</w:delText>
        </w:r>
      </w:del>
    </w:p>
    <w:p w:rsidR="001B6D39" w:rsidRPr="006348D5" w:rsidDel="00A60023" w:rsidRDefault="001B6D39" w:rsidP="001B6D39">
      <w:pPr>
        <w:rPr>
          <w:del w:id="53" w:author="西元　保治" w:date="2025-07-29T11:03:00Z"/>
        </w:rPr>
      </w:pPr>
    </w:p>
    <w:p w:rsidR="001B6D39" w:rsidRPr="006348D5" w:rsidDel="00706BC0" w:rsidRDefault="001B6D39" w:rsidP="001B6D39">
      <w:pPr>
        <w:rPr>
          <w:del w:id="54" w:author="野梨子 梅崎" w:date="2024-07-18T10:53:00Z"/>
        </w:rPr>
      </w:pPr>
      <w:del w:id="55" w:author="野梨子 梅崎" w:date="2024-07-18T10:53:00Z">
        <w:r w:rsidDel="00706BC0">
          <w:delText>休業日以外の平日は、通常通り８：５０</w:delText>
        </w:r>
        <w:r w:rsidDel="00706BC0">
          <w:rPr>
            <w:rFonts w:hint="eastAsia"/>
          </w:rPr>
          <w:delText>～</w:delText>
        </w:r>
        <w:r w:rsidRPr="006348D5" w:rsidDel="00706BC0">
          <w:delText>１６：５０に窓口事務を行っています。</w:delText>
        </w:r>
      </w:del>
    </w:p>
    <w:p w:rsidR="001B5951" w:rsidRDefault="001B6D39" w:rsidP="001B5951">
      <w:pPr>
        <w:rPr>
          <w:ins w:id="56" w:author="智美 永吉" w:date="2025-07-30T09:33:00Z"/>
        </w:rPr>
        <w:pPrChange w:id="57" w:author="智美 永吉" w:date="2025-07-30T09:33:00Z">
          <w:pPr/>
        </w:pPrChange>
      </w:pPr>
      <w:del w:id="58" w:author="西元　保治" w:date="2025-07-29T11:03:00Z">
        <w:r w:rsidRPr="006348D5" w:rsidDel="00A60023">
          <w:br/>
        </w:r>
      </w:del>
      <w:r w:rsidRPr="006348D5">
        <w:t>休業</w:t>
      </w:r>
      <w:ins w:id="59" w:author="西元　保治" w:date="2025-07-29T11:03:00Z">
        <w:r w:rsidR="00A60023">
          <w:rPr>
            <w:rFonts w:hint="eastAsia"/>
          </w:rPr>
          <w:t>期間</w:t>
        </w:r>
      </w:ins>
      <w:r w:rsidRPr="006348D5">
        <w:t>中は</w:t>
      </w:r>
      <w:ins w:id="60" w:author="西元　保治" w:date="2025-07-29T11:04:00Z">
        <w:r w:rsidR="00A60023">
          <w:rPr>
            <w:rFonts w:hint="eastAsia"/>
          </w:rPr>
          <w:t>各種</w:t>
        </w:r>
      </w:ins>
      <w:r w:rsidRPr="006348D5">
        <w:t>証明書および学割証等の発行（自動証明書発行機を含む）はできませんので</w:t>
      </w:r>
    </w:p>
    <w:p w:rsidR="001B6D39" w:rsidRPr="006348D5" w:rsidRDefault="001B6D39" w:rsidP="001B5951">
      <w:pPr>
        <w:pPrChange w:id="61" w:author="智美 永吉" w:date="2025-07-30T09:33:00Z">
          <w:pPr/>
        </w:pPrChange>
      </w:pPr>
      <w:del w:id="62" w:author="西元　保治" w:date="2025-07-29T11:04:00Z">
        <w:r w:rsidRPr="006348D5" w:rsidDel="00A60023">
          <w:delText>、</w:delText>
        </w:r>
      </w:del>
      <w:r w:rsidRPr="006348D5">
        <w:t>ご注意ください。</w:t>
      </w:r>
      <w:r w:rsidRPr="006348D5">
        <w:br/>
        <w:t>各種証明書の郵送による発行は休業日にかかると日数を要する場合があります。</w:t>
      </w:r>
      <w:r w:rsidRPr="006348D5">
        <w:br/>
        <w:t>余裕をもって</w:t>
      </w:r>
      <w:ins w:id="63" w:author="智美 永吉" w:date="2025-07-30T09:33:00Z">
        <w:r w:rsidR="001B5951">
          <w:rPr>
            <w:rFonts w:hint="eastAsia"/>
          </w:rPr>
          <w:t>、</w:t>
        </w:r>
      </w:ins>
      <w:ins w:id="64" w:author="野梨子 梅崎" w:date="2024-07-18T10:54:00Z">
        <w:r w:rsidR="00706BC0">
          <w:rPr>
            <w:rFonts w:hint="eastAsia"/>
          </w:rPr>
          <w:t>お申込みください。</w:t>
        </w:r>
      </w:ins>
      <w:del w:id="65" w:author="野梨子 梅崎" w:date="2024-07-18T10:54:00Z">
        <w:r w:rsidRPr="006348D5" w:rsidDel="00706BC0">
          <w:delText>申し込みをしてください。</w:delText>
        </w:r>
      </w:del>
    </w:p>
    <w:bookmarkEnd w:id="1"/>
    <w:p w:rsidR="00AB0DC8" w:rsidRDefault="00AB0DC8"/>
    <w:sectPr w:rsidR="00AB0DC8" w:rsidSect="006348D5">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57A09" w:rsidRDefault="00257A09"/>
  </w:endnote>
  <w:endnote w:type="continuationSeparator" w:id="0">
    <w:p w:rsidR="00257A09" w:rsidRDefault="00257A0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57A09" w:rsidRDefault="00257A09"/>
  </w:footnote>
  <w:footnote w:type="continuationSeparator" w:id="0">
    <w:p w:rsidR="00257A09" w:rsidRDefault="00257A09"/>
  </w:footnote>
</w:footnotes>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西元　保治">
    <w15:presenceInfo w15:providerId="None" w15:userId="西元　保治"/>
  </w15:person>
  <w15:person w15:author="野梨子 梅崎">
    <w15:presenceInfo w15:providerId="None" w15:userId="野梨子 梅崎"/>
  </w15:person>
  <w15:person w15:author="智美 永吉">
    <w15:presenceInfo w15:providerId="None" w15:userId="智美 永吉"/>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trackRevisions/>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6D39"/>
    <w:rsid w:val="001B5951"/>
    <w:rsid w:val="001B6D39"/>
    <w:rsid w:val="00257A09"/>
    <w:rsid w:val="00510A30"/>
    <w:rsid w:val="00706BC0"/>
    <w:rsid w:val="00913D8F"/>
    <w:rsid w:val="009413DD"/>
    <w:rsid w:val="00A60023"/>
    <w:rsid w:val="00AB0D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5278603E"/>
  <w15:chartTrackingRefBased/>
  <w15:docId w15:val="{13F15988-C288-4A9D-B37A-EE9ED7AB3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B6D39"/>
    <w:pPr>
      <w:ind w:left="42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706BC0"/>
    <w:rPr>
      <w:rFonts w:asciiTheme="majorHAnsi" w:eastAsiaTheme="majorEastAsia" w:hAnsiTheme="majorHAnsi" w:cstheme="majorBidi"/>
      <w:sz w:val="18"/>
      <w:szCs w:val="18"/>
    </w:rPr>
  </w:style>
  <w:style w:type="character" w:customStyle="1" w:styleId="a4">
    <w:name w:val="吹き出し (文字)"/>
    <w:basedOn w:val="a0"/>
    <w:link w:val="a3"/>
    <w:uiPriority w:val="99"/>
    <w:semiHidden/>
    <w:rsid w:val="00706BC0"/>
    <w:rPr>
      <w:rFonts w:asciiTheme="majorHAnsi" w:eastAsiaTheme="majorEastAsia" w:hAnsiTheme="majorHAnsi" w:cstheme="majorBidi"/>
      <w:sz w:val="18"/>
      <w:szCs w:val="18"/>
    </w:rPr>
  </w:style>
  <w:style w:type="paragraph" w:styleId="a5">
    <w:name w:val="Revision"/>
    <w:hidden/>
    <w:uiPriority w:val="99"/>
    <w:semiHidden/>
    <w:rsid w:val="00A600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77</Words>
  <Characters>444</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尾崎　英一郎</dc:creator>
  <cp:keywords/>
  <dc:description/>
  <cp:lastModifiedBy>智美 永吉</cp:lastModifiedBy>
  <cp:revision>6</cp:revision>
  <dcterms:created xsi:type="dcterms:W3CDTF">2025-07-29T01:53:00Z</dcterms:created>
  <dcterms:modified xsi:type="dcterms:W3CDTF">2025-07-30T00:43:00Z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1236658045</vt:i4>
  </property>
  <property fmtid="{D5CDD505-2E9C-101B-9397-08002B2CF9AE}" pid="3" name="_NewReviewCycle">
    <vt:lpwstr/>
  </property>
  <property fmtid="{D5CDD505-2E9C-101B-9397-08002B2CF9AE}" pid="4" name="_EmailSubject">
    <vt:lpwstr>工学部HP　お知らせ更新</vt:lpwstr>
  </property>
  <property fmtid="{D5CDD505-2E9C-101B-9397-08002B2CF9AE}" pid="5" name="_AuthorEmail">
    <vt:lpwstr>nhayakawa@adm.fukuoka-u.ac.jp</vt:lpwstr>
  </property>
  <property fmtid="{D5CDD505-2E9C-101B-9397-08002B2CF9AE}" pid="6" name="_AuthorEmailDisplayName">
    <vt:lpwstr>梅崎　野梨子</vt:lpwstr>
  </property>
  <property fmtid="{D5CDD505-2E9C-101B-9397-08002B2CF9AE}" pid="7" name="_ReviewingToolsShownOnce">
    <vt:lpwstr/>
  </property>
</Properties>
</file>